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C58F5" w14:textId="77777777" w:rsidR="00DF78E2" w:rsidRDefault="006E47F8">
      <w:pPr>
        <w:spacing w:after="20"/>
        <w:jc w:val="center"/>
      </w:pPr>
      <w:r>
        <w:rPr>
          <w:rFonts w:ascii="Aptos Display" w:hAnsi="Aptos Display"/>
          <w:b/>
          <w:sz w:val="30"/>
        </w:rPr>
        <w:t>LAB 1 — THINKING SHEET</w:t>
      </w:r>
    </w:p>
    <w:p w14:paraId="484D7C08" w14:textId="52880DDE" w:rsidR="00DF78E2" w:rsidRDefault="006E47F8">
      <w:pPr>
        <w:spacing w:after="80"/>
        <w:jc w:val="center"/>
      </w:pPr>
      <w:r>
        <w:rPr>
          <w:b/>
          <w:sz w:val="26"/>
        </w:rPr>
        <w:t xml:space="preserve">Learning </w:t>
      </w:r>
      <w:r w:rsidR="00584692">
        <w:rPr>
          <w:b/>
          <w:sz w:val="26"/>
        </w:rPr>
        <w:t xml:space="preserve">with </w:t>
      </w:r>
      <w:r>
        <w:rPr>
          <w:b/>
          <w:sz w:val="26"/>
        </w:rPr>
        <w:t>Coin Flips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6"/>
      </w:tblGrid>
      <w:tr w:rsidR="00DF78E2" w14:paraId="3DA9C713" w14:textId="77777777">
        <w:trPr>
          <w:jc w:val="center"/>
        </w:trPr>
        <w:tc>
          <w:tcPr>
            <w:tcW w:w="10376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C0E41" w14:textId="77777777" w:rsidR="00DF78E2" w:rsidRDefault="006E47F8">
            <w:pPr>
              <w:spacing w:after="20"/>
            </w:pPr>
            <w:r>
              <w:rPr>
                <w:b/>
                <w:sz w:val="20"/>
              </w:rPr>
              <w:t>This sheet is for you. Preparing for the exam starts here.</w:t>
            </w:r>
          </w:p>
          <w:p w14:paraId="00DBBB2B" w14:textId="77777777" w:rsidR="00DF78E2" w:rsidRDefault="006E47F8">
            <w:pPr>
              <w:spacing w:after="20"/>
            </w:pPr>
            <w:r>
              <w:rPr>
                <w:b/>
              </w:rPr>
              <w:t>I recommend working in pairs, trying to explain your point of view to each other.</w:t>
            </w:r>
          </w:p>
          <w:p w14:paraId="08A81526" w14:textId="77777777" w:rsidR="00DF78E2" w:rsidRDefault="006E47F8">
            <w:pPr>
              <w:spacing w:after="20"/>
            </w:pPr>
            <w:r>
              <w:rPr>
                <w:sz w:val="18"/>
              </w:rPr>
              <w:t xml:space="preserve">Running the code is useful, but it is not the goal of this lab. The goal is to practise </w:t>
            </w:r>
            <w:r>
              <w:rPr>
                <w:b/>
                <w:sz w:val="18"/>
              </w:rPr>
              <w:t>predicting, observing, explaining, and experimenting</w:t>
            </w:r>
            <w:r>
              <w:rPr>
                <w:sz w:val="18"/>
              </w:rPr>
              <w:t>.</w:t>
            </w:r>
          </w:p>
          <w:p w14:paraId="334012F2" w14:textId="77777777" w:rsidR="00DF78E2" w:rsidRDefault="006E47F8">
            <w:pPr>
              <w:spacing w:after="20"/>
            </w:pPr>
            <w:r>
              <w:rPr>
                <w:sz w:val="18"/>
              </w:rPr>
              <w:t xml:space="preserve">For each investigation:  </w:t>
            </w:r>
            <w:r>
              <w:rPr>
                <w:b/>
                <w:sz w:val="18"/>
              </w:rPr>
              <w:t>PREDICT → RUN &amp; OBSERVE → EXPLAIN → EXPERIMENT</w:t>
            </w:r>
          </w:p>
          <w:p w14:paraId="3C239F79" w14:textId="77777777" w:rsidR="00DF78E2" w:rsidRDefault="006E47F8">
            <w:pPr>
              <w:spacing w:after="0"/>
            </w:pPr>
            <w:r>
              <w:rPr>
                <w:sz w:val="18"/>
              </w:rPr>
              <w:t>Write short answers. A few words, a sketch, an equation, or a small graph may be enough.</w:t>
            </w:r>
          </w:p>
        </w:tc>
      </w:tr>
    </w:tbl>
    <w:p w14:paraId="35470B87" w14:textId="15063A64" w:rsidR="00DF78E2" w:rsidRDefault="006E47F8" w:rsidP="00A5473F">
      <w:pPr>
        <w:pStyle w:val="LabSection"/>
        <w:spacing w:before="0" w:after="0" w:line="360" w:lineRule="auto"/>
      </w:pPr>
      <w:r>
        <w:t>1 — Learning</w:t>
      </w:r>
      <w:r w:rsidR="00F36DC2">
        <w:t xml:space="preserve"> with </w:t>
      </w:r>
      <w:r>
        <w:t>coin flips</w:t>
      </w:r>
    </w:p>
    <w:p w14:paraId="01921BE7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PREDICT — before running</w:t>
      </w:r>
    </w:p>
    <w:p w14:paraId="5D4528EF" w14:textId="77777777" w:rsidR="00DF78E2" w:rsidRDefault="006E47F8" w:rsidP="00A5473F">
      <w:pPr>
        <w:spacing w:after="0" w:line="360" w:lineRule="auto"/>
      </w:pPr>
      <w:r>
        <w:t>As the number of coin flips increases, what should happen to the estimate of p?</w:t>
      </w:r>
    </w:p>
    <w:p w14:paraId="4140459F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59BBC02C" w14:textId="77777777" w:rsidR="00DF78E2" w:rsidRDefault="006E47F8" w:rsidP="00A5473F">
      <w:pPr>
        <w:spacing w:after="0" w:line="360" w:lineRule="auto"/>
      </w:pPr>
      <w:r>
        <w:t>What should happen to its fluctuations? Why?</w:t>
      </w:r>
    </w:p>
    <w:p w14:paraId="12C848E8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28A1957E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RUN &amp; OBSERVE → EXPLAIN</w:t>
      </w:r>
    </w:p>
    <w:p w14:paraId="59F0D8DD" w14:textId="77777777" w:rsidR="00DF78E2" w:rsidRDefault="006E47F8" w:rsidP="00A5473F">
      <w:pPr>
        <w:spacing w:after="0" w:line="360" w:lineRule="auto"/>
      </w:pPr>
      <w:r>
        <w:t>What did you observe, and how is this related to the Law of Large Numbers?</w:t>
      </w:r>
    </w:p>
    <w:p w14:paraId="07BC8B2D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6733FE9C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50BB8887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EXPERIMENT</w:t>
      </w:r>
    </w:p>
    <w:p w14:paraId="4571856C" w14:textId="77777777" w:rsidR="00DF78E2" w:rsidRDefault="006E47F8" w:rsidP="00A5473F">
      <w:pPr>
        <w:spacing w:after="0" w:line="360" w:lineRule="auto"/>
      </w:pPr>
      <w:r>
        <w:t>Change p, the number of flips, or the random seed.</w:t>
      </w:r>
    </w:p>
    <w:p w14:paraId="2F186D08" w14:textId="77777777" w:rsidR="00DF78E2" w:rsidRDefault="006E47F8" w:rsidP="00A5473F">
      <w:pPr>
        <w:spacing w:after="0" w:line="360" w:lineRule="auto"/>
      </w:pPr>
      <w:r>
        <w:t>We changed: ______________________________________</w:t>
      </w:r>
    </w:p>
    <w:p w14:paraId="571B9BDB" w14:textId="77777777" w:rsidR="00DF78E2" w:rsidRDefault="006E47F8" w:rsidP="00A5473F">
      <w:pPr>
        <w:spacing w:after="0" w:line="360" w:lineRule="auto"/>
      </w:pPr>
      <w:r>
        <w:t>We predicted: ____________________________________</w:t>
      </w:r>
    </w:p>
    <w:p w14:paraId="5936F321" w14:textId="77777777" w:rsidR="00DF78E2" w:rsidRDefault="006E47F8" w:rsidP="00A5473F">
      <w:pPr>
        <w:spacing w:after="0" w:line="360" w:lineRule="auto"/>
      </w:pPr>
      <w:r>
        <w:t>We observed: _____________________________________</w:t>
      </w:r>
    </w:p>
    <w:p w14:paraId="2C1A1946" w14:textId="77777777" w:rsidR="00A5473F" w:rsidRDefault="00A5473F" w:rsidP="00A5473F">
      <w:pPr>
        <w:pStyle w:val="LabSection"/>
        <w:spacing w:before="0" w:after="0" w:line="360" w:lineRule="auto"/>
      </w:pPr>
    </w:p>
    <w:p w14:paraId="00485592" w14:textId="77777777" w:rsidR="00DF78E2" w:rsidRDefault="006E47F8" w:rsidP="00A5473F">
      <w:pPr>
        <w:pStyle w:val="LabSection"/>
        <w:spacing w:before="0" w:after="0" w:line="360" w:lineRule="auto"/>
      </w:pPr>
      <w:r>
        <w:t>2 — Probability bounds</w:t>
      </w:r>
    </w:p>
    <w:p w14:paraId="72076BEC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PREDICT — before running</w:t>
      </w:r>
    </w:p>
    <w:p w14:paraId="21C42B2F" w14:textId="77777777" w:rsidR="00DF78E2" w:rsidRDefault="006E47F8" w:rsidP="00A5473F">
      <w:pPr>
        <w:spacing w:after="0" w:line="360" w:lineRule="auto"/>
      </w:pPr>
      <w:r>
        <w:t>As the number of flips increases, what should happen to the distance from the true mean guaranteed by the bounds?</w:t>
      </w:r>
    </w:p>
    <w:p w14:paraId="7DB961E4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4BED7465" w14:textId="77777777" w:rsidR="00DF78E2" w:rsidRDefault="006E47F8" w:rsidP="00A5473F">
      <w:pPr>
        <w:spacing w:after="0" w:line="360" w:lineRule="auto"/>
      </w:pPr>
      <w:r>
        <w:t>Which bound do you expect to be tighter here?   ☐ Chebyshev    ☐ Hoeffding    ☐ Not sure</w:t>
      </w:r>
    </w:p>
    <w:p w14:paraId="6F97173D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RUN &amp; OBSERVE → EXPLAIN</w:t>
      </w:r>
    </w:p>
    <w:p w14:paraId="1263631E" w14:textId="77777777" w:rsidR="00DF78E2" w:rsidRDefault="006E47F8" w:rsidP="00A5473F">
      <w:pPr>
        <w:spacing w:after="0" w:line="360" w:lineRule="auto"/>
      </w:pPr>
      <w:r>
        <w:t>What did you find? In your own words, what does a probability bound tell us?</w:t>
      </w:r>
    </w:p>
    <w:p w14:paraId="09DE3537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2CAC451D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67E443F9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EXPERIMENT</w:t>
      </w:r>
    </w:p>
    <w:p w14:paraId="3B108A83" w14:textId="77777777" w:rsidR="00DF78E2" w:rsidRDefault="006E47F8" w:rsidP="00A5473F">
      <w:pPr>
        <w:spacing w:after="0" w:line="360" w:lineRule="auto"/>
      </w:pPr>
      <w:r>
        <w:t>Change δ or p. Prediction: _________________________   Result: _________________________</w:t>
      </w:r>
    </w:p>
    <w:p w14:paraId="049EA261" w14:textId="77777777" w:rsidR="00DF78E2" w:rsidRDefault="006E47F8" w:rsidP="00A5473F">
      <w:pPr>
        <w:spacing w:after="0" w:line="360" w:lineRule="auto"/>
      </w:pPr>
      <w:r>
        <w:t>Explanation:</w:t>
      </w:r>
    </w:p>
    <w:p w14:paraId="54C80E19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19D1AB07" w14:textId="77777777" w:rsidR="00A5473F" w:rsidRDefault="00A5473F" w:rsidP="00A5473F">
      <w:pPr>
        <w:pStyle w:val="LabSection"/>
        <w:spacing w:before="0" w:after="0" w:line="360" w:lineRule="auto"/>
      </w:pPr>
    </w:p>
    <w:p w14:paraId="1B9AEC22" w14:textId="77777777" w:rsidR="00DF78E2" w:rsidRDefault="006E47F8" w:rsidP="00A5473F">
      <w:pPr>
        <w:pStyle w:val="LabSection"/>
        <w:spacing w:before="0" w:after="0" w:line="360" w:lineRule="auto"/>
      </w:pPr>
      <w:r>
        <w:t>3 — From probability to learning</w:t>
      </w:r>
    </w:p>
    <w:p w14:paraId="21619DDC" w14:textId="50C08850" w:rsidR="00DF78E2" w:rsidRDefault="006E47F8" w:rsidP="00A5473F">
      <w:pPr>
        <w:spacing w:after="0" w:line="360" w:lineRule="auto"/>
      </w:pPr>
      <w:r>
        <w:t xml:space="preserve">We now use increasingly rich hypothesis classes and ERM selects one candidate </w:t>
      </w:r>
      <m:oMath>
        <m:sSub>
          <m:sSubPr>
            <m:ctrlPr>
              <w:ins w:id="0" w:author="Fabio Vandin" w:date="2026-10-04T10:10:00Z" w16du:dateUtc="2026-10-04T08:10:00Z">
                <w:rPr>
                  <w:rFonts w:ascii="Cambria Math" w:hAnsi="Cambria Math"/>
                  <w:i/>
                </w:rPr>
              </w:ins>
            </m:ctrlPr>
          </m:sSubPr>
          <m:e>
            <m:acc>
              <m:accPr>
                <m:ctrlPr>
                  <w:ins w:id="1" w:author="Fabio Vandin" w:date="2026-10-04T10:10:00Z" w16du:dateUtc="2026-10-04T08:10:00Z">
                    <w:rPr>
                      <w:rFonts w:ascii="Cambria Math" w:hAnsi="Cambria Math"/>
                      <w:i/>
                    </w:rPr>
                  </w:ins>
                </m:ctrlPr>
              </m:accPr>
              <m:e>
                <m:r>
                  <w:ins w:id="2" w:author="Fabio Vandin" w:date="2026-10-04T10:10:00Z" w16du:dateUtc="2026-10-04T08:10:00Z">
                    <w:rPr>
                      <w:rFonts w:ascii="Cambria Math" w:hAnsi="Cambria Math"/>
                    </w:rPr>
                    <m:t>θ</m:t>
                  </w:ins>
                </m:r>
              </m:e>
            </m:acc>
          </m:e>
          <m:sub>
            <m:r>
              <w:ins w:id="3" w:author="Fabio Vandin" w:date="2026-10-04T10:10:00Z" w16du:dateUtc="2026-10-04T08:10:00Z">
                <w:rPr>
                  <w:rFonts w:ascii="Cambria Math" w:hAnsi="Cambria Math"/>
                </w:rPr>
                <m:t>k</m:t>
              </w:ins>
            </m:r>
          </m:sub>
        </m:sSub>
      </m:oMath>
      <w:del w:id="4" w:author="Fabio Vandin" w:date="2026-10-04T10:10:00Z" w16du:dateUtc="2026-10-04T08:10:00Z">
        <w:r w:rsidDel="006233A7">
          <w:delText xml:space="preserve">θ̂ₖ </w:delText>
        </w:r>
      </w:del>
      <w:r>
        <w:t>from each class.</w:t>
      </w:r>
    </w:p>
    <w:p w14:paraId="38F1BBAB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BEFORE RUNNING — complete from your understanding</w:t>
      </w:r>
    </w:p>
    <w:p w14:paraId="2CB9522F" w14:textId="051D1A45" w:rsidR="00DF78E2" w:rsidRDefault="006E47F8" w:rsidP="00A5473F">
      <w:pPr>
        <w:spacing w:after="0" w:line="360" w:lineRule="auto"/>
      </w:pPr>
      <w:r>
        <w:t>A candidate</w:t>
      </w:r>
      <w:ins w:id="5" w:author="Fabio Vandin" w:date="2026-10-04T10:10:00Z" w16du:dateUtc="2026-10-04T08:10:00Z">
        <w:r w:rsidR="006233A7">
          <w:t xml:space="preserve"> </w:t>
        </w:r>
      </w:ins>
      <w:r>
        <w:t>represents:</w:t>
      </w:r>
    </w:p>
    <w:p w14:paraId="5C929E5A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7FD1D542" w14:textId="77777777" w:rsidR="00DF78E2" w:rsidRDefault="006E47F8" w:rsidP="00A5473F">
      <w:pPr>
        <w:spacing w:after="0" w:line="360" w:lineRule="auto"/>
      </w:pPr>
      <w:r>
        <w:lastRenderedPageBreak/>
        <w:t>With squared loss, ERM selects the candidate closest to:</w:t>
      </w:r>
    </w:p>
    <w:p w14:paraId="2FEF3AC4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07AE395D" w14:textId="77777777" w:rsidR="00DF78E2" w:rsidRDefault="006E47F8" w:rsidP="00A5473F">
      <w:pPr>
        <w:spacing w:after="0" w:line="360" w:lineRule="auto"/>
      </w:pPr>
      <w:r>
        <w:t>As the hypothesis class becomes richer, predict what will happen: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F78E2" w14:paraId="7AEC5AF5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B5530" w14:textId="77777777" w:rsidR="00DF78E2" w:rsidRDefault="006E47F8" w:rsidP="00A5473F">
            <w:pPr>
              <w:spacing w:after="0" w:line="360" w:lineRule="auto"/>
            </w:pPr>
            <w:r>
              <w:rPr>
                <w:b/>
                <w:sz w:val="18"/>
              </w:rPr>
              <w:t>Empirical risk</w:t>
            </w:r>
          </w:p>
        </w:tc>
        <w:tc>
          <w:tcPr>
            <w:tcW w:w="6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FF951" w14:textId="77777777" w:rsidR="00DF78E2" w:rsidRDefault="006E47F8" w:rsidP="00A5473F">
            <w:pPr>
              <w:spacing w:after="0" w:line="360" w:lineRule="auto"/>
            </w:pPr>
            <w:r>
              <w:rPr>
                <w:sz w:val="16"/>
              </w:rPr>
              <w:t>____________________________________________________</w:t>
            </w:r>
          </w:p>
        </w:tc>
      </w:tr>
      <w:tr w:rsidR="00DF78E2" w14:paraId="526A07BD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A7498" w14:textId="77777777" w:rsidR="00DF78E2" w:rsidRDefault="006E47F8" w:rsidP="00A5473F">
            <w:pPr>
              <w:spacing w:after="0" w:line="360" w:lineRule="auto"/>
            </w:pPr>
            <w:r>
              <w:rPr>
                <w:b/>
                <w:sz w:val="18"/>
              </w:rPr>
              <w:t>True risk</w:t>
            </w:r>
          </w:p>
        </w:tc>
        <w:tc>
          <w:tcPr>
            <w:tcW w:w="6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7D459" w14:textId="77777777" w:rsidR="00DF78E2" w:rsidRDefault="006E47F8" w:rsidP="00A5473F">
            <w:pPr>
              <w:spacing w:after="0" w:line="360" w:lineRule="auto"/>
            </w:pPr>
            <w:r>
              <w:rPr>
                <w:sz w:val="16"/>
              </w:rPr>
              <w:t>____________________________________________________</w:t>
            </w:r>
          </w:p>
        </w:tc>
      </w:tr>
      <w:tr w:rsidR="00DF78E2" w14:paraId="5780D838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7BA59" w14:textId="6607891B" w:rsidR="00DF78E2" w:rsidRDefault="00000000" w:rsidP="00A5473F">
            <w:pPr>
              <w:spacing w:after="0" w:line="360" w:lineRule="auto"/>
            </w:pPr>
            <m:oMath>
              <m:sSub>
                <m:sSubPr>
                  <m:ctrlPr>
                    <w:ins w:id="6" w:author="Fabio Vandin" w:date="2026-10-04T10:10:00Z" w16du:dateUtc="2026-10-04T08:10:00Z">
                      <w:rPr>
                        <w:rFonts w:ascii="Cambria Math" w:hAnsi="Cambria Math"/>
                        <w:i/>
                      </w:rPr>
                    </w:ins>
                  </m:ctrlPr>
                </m:sSubPr>
                <m:e>
                  <m:acc>
                    <m:accPr>
                      <m:ctrlPr>
                        <w:ins w:id="7" w:author="Fabio Vandin" w:date="2026-10-04T10:10:00Z" w16du:dateUtc="2026-10-04T08:10:00Z">
                          <w:rPr>
                            <w:rFonts w:ascii="Cambria Math" w:hAnsi="Cambria Math"/>
                            <w:i/>
                          </w:rPr>
                        </w:ins>
                      </m:ctrlPr>
                    </m:accPr>
                    <m:e>
                      <m:r>
                        <w:ins w:id="8" w:author="Fabio Vandin" w:date="2026-10-04T10:10:00Z" w16du:dateUtc="2026-10-04T08:10:00Z">
                          <w:rPr>
                            <w:rFonts w:ascii="Cambria Math" w:hAnsi="Cambria Math"/>
                          </w:rPr>
                          <m:t>θ</m:t>
                        </w:ins>
                      </m:r>
                    </m:e>
                  </m:acc>
                </m:e>
                <m:sub>
                  <m:r>
                    <w:ins w:id="9" w:author="Fabio Vandin" w:date="2026-10-04T10:10:00Z" w16du:dateUtc="2026-10-04T08:10:00Z">
                      <w:rPr>
                        <w:rFonts w:ascii="Cambria Math" w:hAnsi="Cambria Math"/>
                      </w:rPr>
                      <m:t>k</m:t>
                    </w:ins>
                  </m:r>
                </m:sub>
              </m:sSub>
              <m:r>
                <w:ins w:id="10" w:author="Fabio Vandin" w:date="2026-10-04T10:10:00Z" w16du:dateUtc="2026-10-04T08:10:00Z">
                  <w:rPr>
                    <w:rFonts w:ascii="Cambria Math" w:hAnsi="Cambria Math"/>
                  </w:rPr>
                  <m:t xml:space="preserve"> </m:t>
                </w:ins>
              </m:r>
            </m:oMath>
            <w:del w:id="11" w:author="Fabio Vandin" w:date="2026-10-04T10:10:00Z" w16du:dateUtc="2026-10-04T08:10:00Z">
              <w:r w:rsidR="006E47F8" w:rsidDel="006233A7">
                <w:rPr>
                  <w:b/>
                  <w:sz w:val="18"/>
                </w:rPr>
                <w:delText xml:space="preserve">θ̂ₖ </w:delText>
              </w:r>
            </w:del>
            <w:r w:rsidR="006E47F8">
              <w:rPr>
                <w:b/>
                <w:sz w:val="18"/>
              </w:rPr>
              <w:t>will tend to move toward</w:t>
            </w:r>
          </w:p>
        </w:tc>
        <w:tc>
          <w:tcPr>
            <w:tcW w:w="6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4B642" w14:textId="77777777" w:rsidR="00DF78E2" w:rsidRDefault="006E47F8" w:rsidP="00A5473F">
            <w:pPr>
              <w:spacing w:after="0" w:line="360" w:lineRule="auto"/>
            </w:pPr>
            <w:r>
              <w:rPr>
                <w:sz w:val="16"/>
              </w:rPr>
              <w:t>____________________________________________________</w:t>
            </w:r>
          </w:p>
        </w:tc>
      </w:tr>
    </w:tbl>
    <w:p w14:paraId="04F3B8CF" w14:textId="77777777" w:rsidR="00DF78E2" w:rsidRDefault="006E47F8" w:rsidP="00A5473F">
      <w:pPr>
        <w:spacing w:after="0" w:line="360" w:lineRule="auto"/>
      </w:pPr>
      <w:r>
        <w:t>Why?</w:t>
      </w:r>
    </w:p>
    <w:p w14:paraId="15059639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1260C4F4" w14:textId="77777777" w:rsidR="00A5473F" w:rsidRDefault="00A5473F" w:rsidP="00A5473F">
      <w:pPr>
        <w:pStyle w:val="LabSection"/>
        <w:spacing w:before="0" w:after="0" w:line="360" w:lineRule="auto"/>
      </w:pPr>
    </w:p>
    <w:p w14:paraId="2570799E" w14:textId="77777777" w:rsidR="00DF78E2" w:rsidRDefault="006E47F8" w:rsidP="00A5473F">
      <w:pPr>
        <w:pStyle w:val="LabSection"/>
        <w:spacing w:before="0" w:after="0" w:line="360" w:lineRule="auto"/>
      </w:pPr>
      <w:r>
        <w:t>4 — One training set: what actually happened?</w:t>
      </w:r>
    </w:p>
    <w:p w14:paraId="66F665FB" w14:textId="77777777" w:rsidR="00DF78E2" w:rsidRDefault="006E47F8" w:rsidP="00A5473F">
      <w:pPr>
        <w:spacing w:after="0" w:line="360" w:lineRule="auto"/>
      </w:pPr>
      <w:r>
        <w:t>Inspect the table and the three plots.</w:t>
      </w:r>
    </w:p>
    <w:p w14:paraId="15B3483F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OBSERVE</w:t>
      </w:r>
    </w:p>
    <w:p w14:paraId="19E7483E" w14:textId="77777777" w:rsidR="00DF78E2" w:rsidRDefault="006E47F8" w:rsidP="00A5473F">
      <w:pPr>
        <w:spacing w:after="0" w:line="360" w:lineRule="auto"/>
      </w:pPr>
      <w:r>
        <w:t>As the hypothesis class became richer:</w:t>
      </w:r>
    </w:p>
    <w:p w14:paraId="58CB4492" w14:textId="4DD87CEF" w:rsidR="00DF78E2" w:rsidRDefault="00000000" w:rsidP="00A5473F">
      <w:pPr>
        <w:spacing w:after="0" w:line="360" w:lineRule="auto"/>
      </w:pPr>
      <m:oMath>
        <m:sSub>
          <m:sSubPr>
            <m:ctrlPr>
              <w:ins w:id="12" w:author="Fabio Vandin" w:date="2026-10-04T10:10:00Z" w16du:dateUtc="2026-10-04T08:10:00Z">
                <w:rPr>
                  <w:rFonts w:ascii="Cambria Math" w:hAnsi="Cambria Math"/>
                  <w:i/>
                </w:rPr>
              </w:ins>
            </m:ctrlPr>
          </m:sSubPr>
          <m:e>
            <m:acc>
              <m:accPr>
                <m:ctrlPr>
                  <w:ins w:id="13" w:author="Fabio Vandin" w:date="2026-10-04T10:10:00Z" w16du:dateUtc="2026-10-04T08:10:00Z">
                    <w:rPr>
                      <w:rFonts w:ascii="Cambria Math" w:hAnsi="Cambria Math"/>
                      <w:i/>
                    </w:rPr>
                  </w:ins>
                </m:ctrlPr>
              </m:accPr>
              <m:e>
                <m:r>
                  <w:ins w:id="14" w:author="Fabio Vandin" w:date="2026-10-04T10:10:00Z" w16du:dateUtc="2026-10-04T08:10:00Z">
                    <w:rPr>
                      <w:rFonts w:ascii="Cambria Math" w:hAnsi="Cambria Math"/>
                    </w:rPr>
                    <m:t>θ</m:t>
                  </w:ins>
                </m:r>
              </m:e>
            </m:acc>
          </m:e>
          <m:sub>
            <m:r>
              <w:ins w:id="15" w:author="Fabio Vandin" w:date="2026-10-04T10:10:00Z" w16du:dateUtc="2026-10-04T08:10:00Z">
                <w:rPr>
                  <w:rFonts w:ascii="Cambria Math" w:hAnsi="Cambria Math"/>
                </w:rPr>
                <m:t>k</m:t>
              </w:ins>
            </m:r>
          </m:sub>
        </m:sSub>
      </m:oMath>
      <w:del w:id="16" w:author="Fabio Vandin" w:date="2026-10-04T10:10:00Z" w16du:dateUtc="2026-10-04T08:10:00Z">
        <w:r w:rsidR="006E47F8" w:rsidDel="006233A7">
          <w:delText>θ̂ₖ</w:delText>
        </w:r>
      </w:del>
      <w:r w:rsidR="006E47F8">
        <w:t>: ____________________   Empirical risk: ____________________   True risk: ____________________</w:t>
      </w:r>
    </w:p>
    <w:p w14:paraId="09126AE9" w14:textId="77777777" w:rsidR="00DF78E2" w:rsidRDefault="006E47F8" w:rsidP="00A5473F">
      <w:pPr>
        <w:spacing w:after="0" w:line="360" w:lineRule="auto"/>
      </w:pPr>
      <w:r>
        <w:t>Generalization gap: _________________________________________________________________</w:t>
      </w:r>
    </w:p>
    <w:p w14:paraId="229C2644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EXPLAIN</w:t>
      </w:r>
    </w:p>
    <w:p w14:paraId="5B74CC54" w14:textId="77777777" w:rsidR="00DF78E2" w:rsidRDefault="006E47F8" w:rsidP="00A5473F">
      <w:pPr>
        <w:spacing w:after="0" w:line="360" w:lineRule="auto"/>
      </w:pPr>
      <w:r>
        <w:t>Why can a richer hypothesis class fit the training data better, but not guarantee a smaller true risk?</w:t>
      </w:r>
    </w:p>
    <w:p w14:paraId="2ACF9340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7850C4D4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4D9BFD43" w14:textId="77777777" w:rsidR="00DF78E2" w:rsidRDefault="006E47F8" w:rsidP="00A5473F">
      <w:pPr>
        <w:spacing w:after="0" w:line="360" w:lineRule="auto"/>
      </w:pPr>
      <w:r>
        <w:t>Complete the distinction:</w:t>
      </w:r>
    </w:p>
    <w:p w14:paraId="744FE41B" w14:textId="77777777" w:rsidR="00DF78E2" w:rsidRDefault="006E47F8" w:rsidP="00A5473F">
      <w:pPr>
        <w:spacing w:after="0" w:line="360" w:lineRule="auto"/>
      </w:pPr>
      <w:r>
        <w:t>ERM is trying to fit __________________________ while true risk is minimized at __________________________</w:t>
      </w:r>
    </w:p>
    <w:p w14:paraId="37EEC7CF" w14:textId="77777777" w:rsidR="00DF78E2" w:rsidRDefault="006E47F8" w:rsidP="00A5473F">
      <w:pPr>
        <w:spacing w:after="0" w:line="360" w:lineRule="auto"/>
      </w:pPr>
      <w:r>
        <w:t>Why are these not necessarily the same?</w:t>
      </w:r>
    </w:p>
    <w:p w14:paraId="5E742E88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2A2A0B8C" w14:textId="77777777" w:rsidR="00A5473F" w:rsidRDefault="00A5473F" w:rsidP="00A5473F">
      <w:pPr>
        <w:pStyle w:val="LabSection"/>
        <w:spacing w:before="0" w:after="0" w:line="360" w:lineRule="auto"/>
      </w:pPr>
    </w:p>
    <w:p w14:paraId="2A09C22B" w14:textId="77777777" w:rsidR="00DF78E2" w:rsidRDefault="006E47F8" w:rsidP="00A5473F">
      <w:pPr>
        <w:pStyle w:val="LabSection"/>
        <w:spacing w:before="0" w:after="0" w:line="360" w:lineRule="auto"/>
      </w:pPr>
      <w:r>
        <w:t>5 — Repeat the whole learning experiment</w:t>
      </w:r>
    </w:p>
    <w:p w14:paraId="536AA9F6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PREDICT — before running</w:t>
      </w:r>
    </w:p>
    <w:p w14:paraId="3E072101" w14:textId="77777777" w:rsidR="00DF78E2" w:rsidRDefault="006E47F8" w:rsidP="00A5473F">
      <w:pPr>
        <w:spacing w:after="0" w:line="360" w:lineRule="auto"/>
      </w:pPr>
      <w:r>
        <w:t>If we repeat the entire learning experiment many times, what do you expect averaging over repetitions to tell us?</w:t>
      </w:r>
    </w:p>
    <w:p w14:paraId="3289E6A6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6F624C7D" w14:textId="77777777" w:rsidR="00DF78E2" w:rsidRDefault="006E47F8" w:rsidP="00A5473F">
      <w:pPr>
        <w:spacing w:after="0" w:line="360" w:lineRule="auto"/>
      </w:pPr>
      <w:r>
        <w:rPr>
          <w:b/>
          <w:sz w:val="21"/>
        </w:rPr>
        <w:t>RUN &amp; OBSERVE → EXPLAIN</w:t>
      </w:r>
    </w:p>
    <w:p w14:paraId="291D3D9D" w14:textId="77777777" w:rsidR="00DF78E2" w:rsidRDefault="006E47F8" w:rsidP="00A5473F">
      <w:pPr>
        <w:spacing w:after="0" w:line="360" w:lineRule="auto"/>
      </w:pPr>
      <w:r>
        <w:t>What became clearer after averaging over many training sets? Why is the generalization gap itself random?</w:t>
      </w:r>
    </w:p>
    <w:p w14:paraId="61D18095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3D3EB815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2A28E34F" w14:textId="77777777" w:rsidR="001303E4" w:rsidRPr="002005E1" w:rsidRDefault="001303E4" w:rsidP="00A5473F">
      <w:pPr>
        <w:pStyle w:val="LabSection"/>
        <w:spacing w:before="0" w:after="0" w:line="360" w:lineRule="auto"/>
        <w:rPr>
          <w:sz w:val="13"/>
          <w:szCs w:val="13"/>
        </w:rPr>
      </w:pPr>
    </w:p>
    <w:p w14:paraId="7DA513D4" w14:textId="77777777" w:rsidR="00DF78E2" w:rsidRDefault="006E47F8" w:rsidP="00A5473F">
      <w:pPr>
        <w:pStyle w:val="LabSection"/>
        <w:spacing w:before="0" w:after="0" w:line="360" w:lineRule="auto"/>
      </w:pPr>
      <w:r>
        <w:t>END-OF-LAB — CLOSE THE NOTEBOOK</w:t>
      </w:r>
    </w:p>
    <w:p w14:paraId="40F6ACD1" w14:textId="77777777" w:rsidR="00DF78E2" w:rsidRDefault="006E47F8" w:rsidP="00A5473F">
      <w:pPr>
        <w:spacing w:after="0" w:line="360" w:lineRule="auto"/>
      </w:pPr>
      <w:r>
        <w:t>Work individually first.</w:t>
      </w:r>
    </w:p>
    <w:p w14:paraId="5250B10E" w14:textId="77777777" w:rsidR="00DF78E2" w:rsidRDefault="006E47F8" w:rsidP="00A5473F">
      <w:pPr>
        <w:spacing w:after="0" w:line="360" w:lineRule="auto"/>
      </w:pPr>
      <w:r>
        <w:t>1. Why can lower empirical risk fail to imply lower true risk?</w:t>
      </w:r>
    </w:p>
    <w:p w14:paraId="7CA54BD6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6C5B4434" w14:textId="77777777" w:rsidR="00DF78E2" w:rsidRDefault="006E47F8" w:rsidP="00A5473F">
      <w:pPr>
        <w:spacing w:after="0" w:line="360" w:lineRule="auto"/>
      </w:pPr>
      <w:r>
        <w:t>2. What role does the richness of the hypothesis class play in today’s experiment?</w:t>
      </w:r>
    </w:p>
    <w:p w14:paraId="04547BA6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3818536A" w14:textId="77777777" w:rsidR="00DF78E2" w:rsidRDefault="006E47F8" w:rsidP="00A5473F">
      <w:pPr>
        <w:spacing w:after="0" w:line="360" w:lineRule="auto"/>
      </w:pPr>
      <w:r>
        <w:t>3. What is one result from today’s lab that you could now explain at the exam without running any code?</w:t>
      </w:r>
    </w:p>
    <w:p w14:paraId="1844E79F" w14:textId="77777777" w:rsidR="00DF78E2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p w14:paraId="267677A2" w14:textId="77777777" w:rsidR="00DF78E2" w:rsidRDefault="006E47F8" w:rsidP="00A5473F">
      <w:pPr>
        <w:spacing w:after="0" w:line="360" w:lineRule="auto"/>
      </w:pPr>
      <w:r>
        <w:t>Then compare with your partner. One claim you agree on + evidence from today’s experiments:</w:t>
      </w:r>
    </w:p>
    <w:p w14:paraId="29D85686" w14:textId="77777777" w:rsidR="006E47F8" w:rsidRDefault="006E47F8" w:rsidP="00A5473F">
      <w:pPr>
        <w:spacing w:after="0" w:line="360" w:lineRule="auto"/>
      </w:pPr>
      <w:r>
        <w:rPr>
          <w:sz w:val="16"/>
        </w:rPr>
        <w:t>____________________________________________________________________________________________</w:t>
      </w:r>
    </w:p>
    <w:sectPr w:rsidR="006E47F8" w:rsidSect="00034616">
      <w:footerReference w:type="default" r:id="rId8"/>
      <w:pgSz w:w="11906" w:h="16838"/>
      <w:pgMar w:top="652" w:right="765" w:bottom="624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5B8DD8" w14:textId="77777777" w:rsidR="004F57D7" w:rsidRDefault="004F57D7">
      <w:pPr>
        <w:spacing w:after="0" w:line="240" w:lineRule="auto"/>
      </w:pPr>
      <w:r>
        <w:separator/>
      </w:r>
    </w:p>
  </w:endnote>
  <w:endnote w:type="continuationSeparator" w:id="0">
    <w:p w14:paraId="13D9AC02" w14:textId="77777777" w:rsidR="004F57D7" w:rsidRDefault="004F5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4BDA4E" w14:textId="77777777" w:rsidR="00DF78E2" w:rsidRDefault="006E47F8">
    <w:pPr>
      <w:pStyle w:val="Pidipagina"/>
      <w:jc w:val="center"/>
    </w:pPr>
    <w:r>
      <w:rPr>
        <w:sz w:val="16"/>
      </w:rPr>
      <w:t>Lab 1 — Thinking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D1DBAB" w14:textId="77777777" w:rsidR="004F57D7" w:rsidRDefault="004F57D7">
      <w:pPr>
        <w:spacing w:after="0" w:line="240" w:lineRule="auto"/>
      </w:pPr>
      <w:r>
        <w:separator/>
      </w:r>
    </w:p>
  </w:footnote>
  <w:footnote w:type="continuationSeparator" w:id="0">
    <w:p w14:paraId="6B1D07FA" w14:textId="77777777" w:rsidR="004F57D7" w:rsidRDefault="004F5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590718">
    <w:abstractNumId w:val="8"/>
  </w:num>
  <w:num w:numId="2" w16cid:durableId="995256565">
    <w:abstractNumId w:val="6"/>
  </w:num>
  <w:num w:numId="3" w16cid:durableId="1459909685">
    <w:abstractNumId w:val="5"/>
  </w:num>
  <w:num w:numId="4" w16cid:durableId="1632905458">
    <w:abstractNumId w:val="4"/>
  </w:num>
  <w:num w:numId="5" w16cid:durableId="1205874702">
    <w:abstractNumId w:val="7"/>
  </w:num>
  <w:num w:numId="6" w16cid:durableId="1711879094">
    <w:abstractNumId w:val="3"/>
  </w:num>
  <w:num w:numId="7" w16cid:durableId="214658569">
    <w:abstractNumId w:val="2"/>
  </w:num>
  <w:num w:numId="8" w16cid:durableId="475031767">
    <w:abstractNumId w:val="1"/>
  </w:num>
  <w:num w:numId="9" w16cid:durableId="6731343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bio Vandin">
    <w15:presenceInfo w15:providerId="Windows Live" w15:userId="f402d1a3b6723c4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3E4"/>
    <w:rsid w:val="0015074B"/>
    <w:rsid w:val="002005E1"/>
    <w:rsid w:val="0029639D"/>
    <w:rsid w:val="00326F90"/>
    <w:rsid w:val="004F57D7"/>
    <w:rsid w:val="00584692"/>
    <w:rsid w:val="006233A7"/>
    <w:rsid w:val="006A2AB5"/>
    <w:rsid w:val="006E47F8"/>
    <w:rsid w:val="0070408D"/>
    <w:rsid w:val="00754F9E"/>
    <w:rsid w:val="00901115"/>
    <w:rsid w:val="00A5473F"/>
    <w:rsid w:val="00AA1D8D"/>
    <w:rsid w:val="00B47730"/>
    <w:rsid w:val="00CB0664"/>
    <w:rsid w:val="00DF78E2"/>
    <w:rsid w:val="00E3234B"/>
    <w:rsid w:val="00EC714A"/>
    <w:rsid w:val="00F36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C15B3"/>
  <w14:defaultImageDpi w14:val="300"/>
  <w15:docId w15:val="{B5EC7E65-6F79-4002-8852-9A665EE3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hAnsi="Aptos"/>
      <w:sz w:val="19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Section">
    <w:name w:val="Lab Section"/>
    <w:pPr>
      <w:spacing w:before="100" w:after="40"/>
    </w:pPr>
    <w:rPr>
      <w:rFonts w:ascii="Aptos Display" w:hAnsi="Aptos Display"/>
      <w:b/>
      <w:sz w:val="26"/>
    </w:rPr>
  </w:style>
  <w:style w:type="paragraph" w:styleId="Revisione">
    <w:name w:val="Revision"/>
    <w:hidden/>
    <w:uiPriority w:val="99"/>
    <w:semiHidden/>
    <w:rsid w:val="006233A7"/>
    <w:pPr>
      <w:spacing w:after="0" w:line="240" w:lineRule="auto"/>
    </w:pPr>
    <w:rPr>
      <w:rFonts w:ascii="Aptos" w:hAnsi="Aptos"/>
      <w:sz w:val="19"/>
    </w:rPr>
  </w:style>
  <w:style w:type="character" w:styleId="Testosegnaposto">
    <w:name w:val="Placeholder Text"/>
    <w:basedOn w:val="Carpredefinitoparagrafo"/>
    <w:uiPriority w:val="99"/>
    <w:semiHidden/>
    <w:rsid w:val="006233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484567-5929-43BE-894B-C027D3191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Chiuso</cp:lastModifiedBy>
  <cp:revision>16</cp:revision>
  <cp:lastPrinted>2026-10-04T21:56:00Z</cp:lastPrinted>
  <dcterms:created xsi:type="dcterms:W3CDTF">2013-12-23T23:15:00Z</dcterms:created>
  <dcterms:modified xsi:type="dcterms:W3CDTF">2026-10-04T21:56:00Z</dcterms:modified>
  <cp:category/>
</cp:coreProperties>
</file>